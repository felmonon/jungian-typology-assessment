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Paragraph one: plain text that every editor keeps.</w:t>
      </w:r>
    </w:p>
    <w:p>
      <w:commentRangeStart w:id="0"/>
      <w:r>
        <w:t xml:space="preserve">Commented text: 1,284 volumes.</w:t>
      </w:r>
      <w:commentRangeEnd w:id="0"/>
      <w:r>
        <w:rPr>
          <w:rStyle w:val="CommentReference"/>
        </w:rPr>
        <w:commentReference w:id="0"/>
      </w:r>
    </w:p>
    <w:p>
      <w:r>
        <w:t xml:space="preserve">Tracked change: the meeting starts at </w:t>
      </w:r>
      <w:del w:id="1" w:author="Reviewer A" w:date="2026-10-01T09:05:00Z">
        <w:r>
          <w:delText xml:space="preserve">nine</w:delText>
        </w:r>
      </w:del>
      <w:ins w:id="2" w:author="Reviewer A" w:date="2026-10-01T09:05:00Z">
        <w:r>
          <w:t xml:space="preserve">ten</w:t>
        </w:r>
      </w:ins>
      <w:r>
        <w:t xml:space="preserve">.</w:t>
      </w:r>
    </w:p>
    <w:p>
      <w:bookmarkStart w:id="0" w:name="budget_note"/>
      <w:r>
        <w:t xml:space="preserve">Bookmarked paragraph.</w:t>
      </w:r>
      <w:bookmarkEnd w:id="0"/>
    </w:p>
    <w:p>
      <w:r>
        <w:t xml:space="preserve">Paragraph with an ignorable extension element before this run. Edited in Pagewright.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comment w:id="0" w:author="Reviewer A" w:date="2026-10-01T09:00:00Z" w:initials="RA">
    <w:p w14:paraId="10000001" w14:textId="77777777">
      <w:r>
        <w:t xml:space="preserve">Please check this figure against the ledger.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>
  <w15:commentEx w15:paraId="10000001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10000001" w16cex:dateUtc="2026-10-01T09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1" w16cid:durableId="10000001"/>
</w16cid:commentsId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Relationship Id="rId3" Type="http://schemas.microsoft.com/office/2016/09/relationships/commentsIds" Target="commentsIds.xml"/><Relationship Id="rId4" Type="http://schemas.microsoft.com/office/2018/08/relationships/commentsExtensible" Target="commentsExtensible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atalogue xmlns="urn:example:pagewright-fixture">
  <record id="42">Keep me</record>
</catalogue>
</file>

<file path=customXml/itemProps1.xml><?xml version="1.0" encoding="utf-8"?>
<ds:datastoreItem xmlns:ds="http://schemas.openxmlformats.org/officeDocument/2006/customXml" ds:itemID="{6C2E8A40-0D5B-4F43-9E0C-1B2A3C4D5E6F}">
  <ds:schemaRefs>
    <ds:schemaRef ds:uri="urn:example:pagewright-fixtur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Pagewright</Application>
  <Words>33</Words>
  <Paragraphs>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Pagewright User</cp:lastModifiedBy>
  <cp:revision>1</cp:revision>
  <dcterms:created xsi:type="dcterms:W3CDTF">2026-10-19T23:27:29Z</dcterms:created>
  <dcterms:modified xsi:type="dcterms:W3CDTF">2026-10-19T23:27:29Z</dcterms:modified>
</cp:coreProperties>
</file>